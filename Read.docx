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43B" w:rsidRDefault="00117271">
      <w:pPr>
        <w:rPr>
          <w:b/>
          <w:sz w:val="40"/>
          <w:szCs w:val="40"/>
        </w:rPr>
      </w:pPr>
      <w:r>
        <w:rPr>
          <w:b/>
          <w:sz w:val="40"/>
          <w:szCs w:val="40"/>
        </w:rPr>
        <w:t>Parallel P</w:t>
      </w:r>
      <w:r w:rsidRPr="00117271">
        <w:rPr>
          <w:b/>
          <w:sz w:val="40"/>
          <w:szCs w:val="40"/>
        </w:rPr>
        <w:t>rogramming</w:t>
      </w:r>
    </w:p>
    <w:p w:rsidR="00404A31" w:rsidRDefault="00404A31">
      <w:pPr>
        <w:rPr>
          <w:sz w:val="24"/>
          <w:szCs w:val="24"/>
        </w:rPr>
      </w:pPr>
      <w:r>
        <w:rPr>
          <w:sz w:val="24"/>
          <w:szCs w:val="24"/>
        </w:rPr>
        <w:t>Paralel programlama yaparak g</w:t>
      </w:r>
      <w:r w:rsidRPr="00404A31">
        <w:rPr>
          <w:sz w:val="24"/>
          <w:szCs w:val="24"/>
        </w:rPr>
        <w:t>örüntü işlemede kullanılan Ortalama Filtre sayesinde görüntü üzerindeki gürültüyü azaltmak</w:t>
      </w:r>
      <w:r>
        <w:rPr>
          <w:sz w:val="24"/>
          <w:szCs w:val="24"/>
        </w:rPr>
        <w:t>.</w:t>
      </w:r>
    </w:p>
    <w:p w:rsidR="00404A31" w:rsidRDefault="00404A31">
      <w:pPr>
        <w:rPr>
          <w:rFonts w:ascii="Segoe UI" w:hAnsi="Segoe UI" w:cs="Segoe UI"/>
          <w:color w:val="24292E"/>
          <w:shd w:val="clear" w:color="auto" w:fill="FFFFFF"/>
        </w:rPr>
      </w:pPr>
      <w:r>
        <w:rPr>
          <w:rFonts w:ascii="Segoe UI" w:hAnsi="Segoe UI" w:cs="Segoe UI"/>
          <w:color w:val="24292E"/>
          <w:shd w:val="clear" w:color="auto" w:fill="FFFFFF"/>
        </w:rPr>
        <w:t>Görüntü işleme algoritmaları bir görüntüyü bilgisayar yardımıyla işleyebilmek amacıyla ilk etapda görüntüyü iki veya daha fazla boyuta sahip matrise dönüştürür. Bu matrisin her bir elemanının değeri ilgili görüntünün her bir pikselinin sayısal değerine eşittir.</w:t>
      </w:r>
    </w:p>
    <w:p w:rsidR="00404A31" w:rsidRDefault="00404A31">
      <w:pPr>
        <w:rPr>
          <w:rFonts w:ascii="Segoe UI" w:hAnsi="Segoe UI" w:cs="Segoe UI"/>
          <w:color w:val="24292E"/>
          <w:shd w:val="clear" w:color="auto" w:fill="FFFFFF"/>
        </w:rPr>
      </w:pPr>
      <w:r>
        <w:rPr>
          <w:rStyle w:val="Gl"/>
          <w:rFonts w:ascii="Segoe UI" w:hAnsi="Segoe UI" w:cs="Segoe UI"/>
          <w:color w:val="24292E"/>
          <w:shd w:val="clear" w:color="auto" w:fill="FFFFFF"/>
        </w:rPr>
        <w:t>Ortalama Filtre</w:t>
      </w:r>
      <w:r>
        <w:rPr>
          <w:rFonts w:ascii="Segoe UI" w:hAnsi="Segoe UI" w:cs="Segoe UI"/>
          <w:color w:val="24292E"/>
          <w:shd w:val="clear" w:color="auto" w:fill="FFFFFF"/>
        </w:rPr>
        <w:t> belirli bir pencere aralığında (projede pencere boyutu 5x5 olarak kullanılıyor) sayıların ortlamasını bulmayı ve bu sayede söz konusu sayılar arasındaki aşırı farklılıkları ortadan kaldırmayı hedeflenmektedir. Yani Ortalama filtre sayesinde komşularından belirgin bir şekilde ayrışan piksellerin tespit edilmesi ve yumuşatılması amaçlanmaktadır.</w:t>
      </w:r>
    </w:p>
    <w:p w:rsidR="00404A31" w:rsidRDefault="00404A31">
      <w:pPr>
        <w:rPr>
          <w:rFonts w:ascii="Segoe UI" w:hAnsi="Segoe UI" w:cs="Segoe UI"/>
          <w:color w:val="24292E"/>
          <w:shd w:val="clear" w:color="auto" w:fill="FFFFFF"/>
        </w:rPr>
      </w:pPr>
      <w:r>
        <w:rPr>
          <w:rFonts w:ascii="Segoe UI" w:hAnsi="Segoe UI" w:cs="Segoe UI"/>
          <w:color w:val="24292E"/>
          <w:shd w:val="clear" w:color="auto" w:fill="FFFFFF"/>
        </w:rPr>
        <w:t>Projede değerlendirmeniz amacıyla </w:t>
      </w:r>
      <w:r>
        <w:rPr>
          <w:rStyle w:val="Gl"/>
          <w:rFonts w:ascii="Segoe UI" w:hAnsi="Segoe UI" w:cs="Segoe UI"/>
          <w:color w:val="24292E"/>
          <w:shd w:val="clear" w:color="auto" w:fill="FFFFFF"/>
        </w:rPr>
        <w:t>görüntü dosyası(Goruntu3.jpg)</w:t>
      </w:r>
      <w:r>
        <w:rPr>
          <w:rFonts w:ascii="Segoe UI" w:hAnsi="Segoe UI" w:cs="Segoe UI"/>
          <w:color w:val="24292E"/>
          <w:shd w:val="clear" w:color="auto" w:fill="FFFFFF"/>
        </w:rPr>
        <w:t> ve bu dosyanın </w:t>
      </w:r>
      <w:r>
        <w:rPr>
          <w:rStyle w:val="Gl"/>
          <w:rFonts w:ascii="Segoe UI" w:hAnsi="Segoe UI" w:cs="Segoe UI"/>
          <w:color w:val="24292E"/>
          <w:shd w:val="clear" w:color="auto" w:fill="FFFFFF"/>
        </w:rPr>
        <w:t>matris temsilleri (GoruntuMatrisi3.txt)</w:t>
      </w:r>
      <w:r>
        <w:rPr>
          <w:rFonts w:ascii="Segoe UI" w:hAnsi="Segoe UI" w:cs="Segoe UI"/>
          <w:color w:val="24292E"/>
          <w:shd w:val="clear" w:color="auto" w:fill="FFFFFF"/>
        </w:rPr>
        <w:t> içeren düz yazı dosya paylaşılmıştır. Matris dosyasının ilk satırında ilgili matrisin kaç satırdan ve kaç sütundan oluştuğu bilgisi yer almaktadır. Görüntüye tuz ve biber gürültüsü </w:t>
      </w:r>
      <w:r>
        <w:rPr>
          <w:rStyle w:val="Gl"/>
          <w:rFonts w:ascii="Segoe UI" w:hAnsi="Segoe UI" w:cs="Segoe UI"/>
          <w:color w:val="24292E"/>
          <w:shd w:val="clear" w:color="auto" w:fill="FFFFFF"/>
        </w:rPr>
        <w:t>(salt&amp;pepper noise)</w:t>
      </w:r>
      <w:r>
        <w:rPr>
          <w:rFonts w:ascii="Segoe UI" w:hAnsi="Segoe UI" w:cs="Segoe UI"/>
          <w:color w:val="24292E"/>
          <w:shd w:val="clear" w:color="auto" w:fill="FFFFFF"/>
        </w:rPr>
        <w:t> eklenmiştir. Ortalama filtre sayesinde bu gürültünün görüntüler üzerinden kaldırılması hedeflenmektedir. Bu doğrultuda matris dosyasından ortalama filtre uygulayarak yeni bir matris oluşturulması ve bu matris görüntüyü dönüştürerek paylaşılan orjinal görüntüyle karşılaştırlması yapılır.</w:t>
      </w:r>
    </w:p>
    <w:p w:rsidR="00404A31" w:rsidRDefault="00404A31">
      <w:pPr>
        <w:rPr>
          <w:rFonts w:ascii="Segoe UI" w:hAnsi="Segoe UI" w:cs="Segoe UI"/>
          <w:color w:val="24292E"/>
          <w:shd w:val="clear" w:color="auto" w:fill="FFFFFF"/>
        </w:rPr>
      </w:pPr>
      <w:r>
        <w:rPr>
          <w:rFonts w:ascii="Segoe UI" w:hAnsi="Segoe UI" w:cs="Segoe UI"/>
          <w:color w:val="24292E"/>
          <w:shd w:val="clear" w:color="auto" w:fill="FFFFFF"/>
        </w:rPr>
        <w:t>Ortalama filtre bir görüntüdeki her bir piksel için, pencere boyutundaki komşu piksellerin ortalama değerini elde eder ve ilgili piksele bu ortalama değeri atar. Bu işlem her piksel için sıra ile uygulanır. 5x5'lik komşuluk beklenirken, filtre uygulanan piksel (ilgili pencerenin 3.satırında ve 3. sütununda yer alan piksel) bu matirisin ortasına getirilerek komşuları belirlenir.</w:t>
      </w:r>
    </w:p>
    <w:p w:rsidR="00404A31" w:rsidRDefault="00404A31">
      <w:pPr>
        <w:rPr>
          <w:rFonts w:ascii="Segoe UI" w:hAnsi="Segoe UI" w:cs="Segoe UI"/>
          <w:color w:val="24292E"/>
          <w:shd w:val="clear" w:color="auto" w:fill="FFFFFF"/>
        </w:rPr>
      </w:pPr>
      <w:r>
        <w:rPr>
          <w:rFonts w:ascii="Segoe UI" w:hAnsi="Segoe UI" w:cs="Segoe UI"/>
          <w:color w:val="24292E"/>
          <w:shd w:val="clear" w:color="auto" w:fill="FFFFFF"/>
        </w:rPr>
        <w:t>5x5'lik ortalama filtrede ilgili pikseli</w:t>
      </w:r>
      <w:r>
        <w:rPr>
          <w:rFonts w:ascii="Segoe UI" w:hAnsi="Segoe UI" w:cs="Segoe UI"/>
          <w:color w:val="24292E"/>
          <w:shd w:val="clear" w:color="auto" w:fill="FFFFFF"/>
        </w:rPr>
        <w:t xml:space="preserve">n 2'şer komşuluklarına bakılır. </w:t>
      </w:r>
      <w:r>
        <w:rPr>
          <w:rFonts w:ascii="Segoe UI" w:hAnsi="Segoe UI" w:cs="Segoe UI"/>
          <w:color w:val="24292E"/>
          <w:shd w:val="clear" w:color="auto" w:fill="FFFFFF"/>
        </w:rPr>
        <w:t>Örneğin </w:t>
      </w:r>
      <w:r>
        <w:rPr>
          <w:rStyle w:val="Gl"/>
          <w:rFonts w:ascii="Segoe UI" w:hAnsi="Segoe UI" w:cs="Segoe UI"/>
          <w:color w:val="24292E"/>
          <w:shd w:val="clear" w:color="auto" w:fill="FFFFFF"/>
        </w:rPr>
        <w:t>(x,y)</w:t>
      </w:r>
      <w:r>
        <w:rPr>
          <w:rFonts w:ascii="Segoe UI" w:hAnsi="Segoe UI" w:cs="Segoe UI"/>
          <w:color w:val="24292E"/>
          <w:shd w:val="clear" w:color="auto" w:fill="FFFFFF"/>
        </w:rPr>
        <w:t> pozisyonundaki bir pikselin komşuları aşağıdaki gibidir.</w:t>
      </w:r>
    </w:p>
    <w:p w:rsidR="00404A31" w:rsidRDefault="00404A31">
      <w:pPr>
        <w:rPr>
          <w:sz w:val="24"/>
          <w:szCs w:val="24"/>
        </w:rPr>
      </w:pPr>
      <w:r>
        <w:rPr>
          <w:noProof/>
          <w:lang w:eastAsia="tr-TR"/>
        </w:rPr>
        <w:drawing>
          <wp:inline distT="0" distB="0" distL="0" distR="0">
            <wp:extent cx="5760720" cy="1133061"/>
            <wp:effectExtent l="0" t="0" r="0" b="0"/>
            <wp:docPr id="2" name="Resim 2" descr="https://user-images.githubusercontent.com/66306220/86360991-da701800-bc7b-11ea-90c1-a99628520c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images.githubusercontent.com/66306220/86360991-da701800-bc7b-11ea-90c1-a99628520c8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33061"/>
                    </a:xfrm>
                    <a:prstGeom prst="rect">
                      <a:avLst/>
                    </a:prstGeom>
                    <a:noFill/>
                    <a:ln>
                      <a:noFill/>
                    </a:ln>
                  </pic:spPr>
                </pic:pic>
              </a:graphicData>
            </a:graphic>
          </wp:inline>
        </w:drawing>
      </w:r>
    </w:p>
    <w:p w:rsidR="00404A31" w:rsidRDefault="00404A31">
      <w:pPr>
        <w:rPr>
          <w:rFonts w:ascii="Segoe UI" w:hAnsi="Segoe UI" w:cs="Segoe UI"/>
          <w:color w:val="24292E"/>
          <w:shd w:val="clear" w:color="auto" w:fill="FFFFFF"/>
        </w:rPr>
      </w:pPr>
      <w:r>
        <w:rPr>
          <w:rFonts w:ascii="Segoe UI" w:hAnsi="Segoe UI" w:cs="Segoe UI"/>
          <w:color w:val="24292E"/>
          <w:shd w:val="clear" w:color="auto" w:fill="FFFFFF"/>
        </w:rPr>
        <w:t>5x5’lik ortalama filtrede matrisin </w:t>
      </w:r>
      <w:r>
        <w:rPr>
          <w:rStyle w:val="Vurgu"/>
          <w:rFonts w:ascii="Segoe UI" w:hAnsi="Segoe UI" w:cs="Segoe UI"/>
          <w:color w:val="24292E"/>
          <w:shd w:val="clear" w:color="auto" w:fill="FFFFFF"/>
        </w:rPr>
        <w:t>ilk 2 satırındaki</w:t>
      </w:r>
      <w:r>
        <w:rPr>
          <w:rFonts w:ascii="Segoe UI" w:hAnsi="Segoe UI" w:cs="Segoe UI"/>
          <w:color w:val="24292E"/>
          <w:shd w:val="clear" w:color="auto" w:fill="FFFFFF"/>
        </w:rPr>
        <w:t> ve </w:t>
      </w:r>
      <w:r>
        <w:rPr>
          <w:rStyle w:val="Vurgu"/>
          <w:rFonts w:ascii="Segoe UI" w:hAnsi="Segoe UI" w:cs="Segoe UI"/>
          <w:color w:val="24292E"/>
          <w:shd w:val="clear" w:color="auto" w:fill="FFFFFF"/>
        </w:rPr>
        <w:t>ilk 2 sütunundaki</w:t>
      </w:r>
      <w:r>
        <w:rPr>
          <w:rFonts w:ascii="Segoe UI" w:hAnsi="Segoe UI" w:cs="Segoe UI"/>
          <w:color w:val="24292E"/>
          <w:shd w:val="clear" w:color="auto" w:fill="FFFFFF"/>
        </w:rPr>
        <w:t>, ayrıca </w:t>
      </w:r>
      <w:r>
        <w:rPr>
          <w:rStyle w:val="Vurgu"/>
          <w:rFonts w:ascii="Segoe UI" w:hAnsi="Segoe UI" w:cs="Segoe UI"/>
          <w:color w:val="24292E"/>
          <w:shd w:val="clear" w:color="auto" w:fill="FFFFFF"/>
        </w:rPr>
        <w:t>son 2 satırındaki</w:t>
      </w:r>
      <w:r>
        <w:rPr>
          <w:rFonts w:ascii="Segoe UI" w:hAnsi="Segoe UI" w:cs="Segoe UI"/>
          <w:color w:val="24292E"/>
          <w:shd w:val="clear" w:color="auto" w:fill="FFFFFF"/>
        </w:rPr>
        <w:t> ve </w:t>
      </w:r>
      <w:r>
        <w:rPr>
          <w:rStyle w:val="Vurgu"/>
          <w:rFonts w:ascii="Segoe UI" w:hAnsi="Segoe UI" w:cs="Segoe UI"/>
          <w:color w:val="24292E"/>
          <w:shd w:val="clear" w:color="auto" w:fill="FFFFFF"/>
        </w:rPr>
        <w:t>2 sütunundaki piksellerine</w:t>
      </w:r>
      <w:r>
        <w:rPr>
          <w:rFonts w:ascii="Segoe UI" w:hAnsi="Segoe UI" w:cs="Segoe UI"/>
          <w:color w:val="24292E"/>
          <w:shd w:val="clear" w:color="auto" w:fill="FFFFFF"/>
        </w:rPr>
        <w:t> filtre </w:t>
      </w:r>
      <w:del w:id="0" w:author="Unknown">
        <w:r>
          <w:rPr>
            <w:rFonts w:ascii="Segoe UI" w:hAnsi="Segoe UI" w:cs="Segoe UI"/>
            <w:color w:val="24292E"/>
            <w:shd w:val="clear" w:color="auto" w:fill="FFFFFF"/>
          </w:rPr>
          <w:delText>uygulanmaz.</w:delText>
        </w:r>
      </w:del>
      <w:r>
        <w:rPr>
          <w:rFonts w:ascii="Segoe UI" w:hAnsi="Segoe UI" w:cs="Segoe UI"/>
          <w:color w:val="24292E"/>
          <w:shd w:val="clear" w:color="auto" w:fill="FFFFFF"/>
        </w:rPr>
        <w:t> Örneğin 5x5’lik ortalama filtre için, GoruntuMatrisi3.txt isimli dosya içerisindeki filtre uygalanacak ilk değer 114’dür.</w:t>
      </w:r>
    </w:p>
    <w:p w:rsidR="00404A31" w:rsidRDefault="00404A31">
      <w:pPr>
        <w:rPr>
          <w:sz w:val="24"/>
          <w:szCs w:val="24"/>
        </w:rPr>
      </w:pPr>
      <w:r>
        <w:rPr>
          <w:noProof/>
          <w:lang w:eastAsia="tr-TR"/>
        </w:rPr>
        <w:lastRenderedPageBreak/>
        <w:drawing>
          <wp:inline distT="0" distB="0" distL="0" distR="0">
            <wp:extent cx="5760720" cy="1891077"/>
            <wp:effectExtent l="0" t="0" r="0" b="0"/>
            <wp:docPr id="3" name="Resim 3" descr="Uygalacak_ilk_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ygalacak_ilk_filt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891077"/>
                    </a:xfrm>
                    <a:prstGeom prst="rect">
                      <a:avLst/>
                    </a:prstGeom>
                    <a:noFill/>
                    <a:ln>
                      <a:noFill/>
                    </a:ln>
                  </pic:spPr>
                </pic:pic>
              </a:graphicData>
            </a:graphic>
          </wp:inline>
        </w:drawing>
      </w:r>
    </w:p>
    <w:p w:rsidR="00404A31" w:rsidRDefault="00404A31" w:rsidP="00404A31">
      <w:pPr>
        <w:pStyle w:val="Balk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Değeri 114 olan piksel için filtrelenin nasıl olacağı aşağıda açıklanmıştır.</w:t>
      </w:r>
    </w:p>
    <w:p w:rsidR="00404A31" w:rsidRDefault="00404A31" w:rsidP="00404A31">
      <w:pPr>
        <w:pStyle w:val="NormalWeb"/>
        <w:shd w:val="clear" w:color="auto" w:fill="FFFFFF"/>
        <w:spacing w:before="0" w:beforeAutospacing="0" w:after="240" w:afterAutospacing="0"/>
        <w:rPr>
          <w:rFonts w:ascii="Segoe UI" w:hAnsi="Segoe UI" w:cs="Segoe UI"/>
          <w:color w:val="24292E"/>
        </w:rPr>
      </w:pPr>
      <w:r>
        <w:rPr>
          <w:rStyle w:val="Gl"/>
          <w:rFonts w:ascii="Segoe UI" w:hAnsi="Segoe UI" w:cs="Segoe UI"/>
          <w:color w:val="24292E"/>
        </w:rPr>
        <w:t>1.</w:t>
      </w:r>
      <w:r>
        <w:rPr>
          <w:rFonts w:ascii="Segoe UI" w:hAnsi="Segoe UI" w:cs="Segoe UI"/>
          <w:color w:val="24292E"/>
        </w:rPr>
        <w:t> 114’ ün 5x5’lik komşu değerleri tespit edilir. (kırmızı dikdörtgenin içerisinde kalan kısım)</w:t>
      </w:r>
    </w:p>
    <w:p w:rsidR="00404A31" w:rsidRDefault="00404A31" w:rsidP="00404A31">
      <w:pPr>
        <w:pStyle w:val="NormalWeb"/>
        <w:shd w:val="clear" w:color="auto" w:fill="FFFFFF"/>
        <w:spacing w:before="0" w:beforeAutospacing="0" w:after="240" w:afterAutospacing="0"/>
        <w:rPr>
          <w:rFonts w:ascii="Segoe UI" w:hAnsi="Segoe UI" w:cs="Segoe UI"/>
          <w:color w:val="24292E"/>
        </w:rPr>
      </w:pPr>
      <w:r>
        <w:rPr>
          <w:rStyle w:val="Gl"/>
          <w:rFonts w:ascii="Segoe UI" w:hAnsi="Segoe UI" w:cs="Segoe UI"/>
          <w:color w:val="24292E"/>
        </w:rPr>
        <w:t>77-113-195-77-76-82-82-77-87-21-105-106-114-105-101-5-128-122-122-122-72-82-82-44-71</w:t>
      </w:r>
    </w:p>
    <w:p w:rsidR="00404A31" w:rsidRDefault="00404A31" w:rsidP="00404A31">
      <w:pPr>
        <w:pStyle w:val="NormalWeb"/>
        <w:shd w:val="clear" w:color="auto" w:fill="FFFFFF"/>
        <w:spacing w:before="0" w:beforeAutospacing="0" w:after="240" w:afterAutospacing="0"/>
        <w:rPr>
          <w:rFonts w:ascii="Segoe UI" w:hAnsi="Segoe UI" w:cs="Segoe UI"/>
          <w:color w:val="24292E"/>
        </w:rPr>
      </w:pPr>
      <w:r>
        <w:rPr>
          <w:rStyle w:val="Gl"/>
          <w:rFonts w:ascii="Segoe UI" w:hAnsi="Segoe UI" w:cs="Segoe UI"/>
          <w:color w:val="24292E"/>
        </w:rPr>
        <w:t>2.</w:t>
      </w:r>
      <w:r>
        <w:rPr>
          <w:rFonts w:ascii="Segoe UI" w:hAnsi="Segoe UI" w:cs="Segoe UI"/>
          <w:color w:val="24292E"/>
        </w:rPr>
        <w:t> Bu değerler toplanır: </w:t>
      </w:r>
      <w:r>
        <w:rPr>
          <w:rStyle w:val="Gl"/>
          <w:rFonts w:ascii="Segoe UI" w:hAnsi="Segoe UI" w:cs="Segoe UI"/>
          <w:color w:val="24292E"/>
        </w:rPr>
        <w:t>2268</w:t>
      </w:r>
    </w:p>
    <w:p w:rsidR="00404A31" w:rsidRDefault="00404A31" w:rsidP="00404A31">
      <w:pPr>
        <w:pStyle w:val="NormalWeb"/>
        <w:shd w:val="clear" w:color="auto" w:fill="FFFFFF"/>
        <w:spacing w:before="0" w:beforeAutospacing="0" w:after="240" w:afterAutospacing="0"/>
        <w:rPr>
          <w:rFonts w:ascii="Segoe UI" w:hAnsi="Segoe UI" w:cs="Segoe UI"/>
          <w:color w:val="24292E"/>
        </w:rPr>
      </w:pPr>
      <w:r>
        <w:rPr>
          <w:rStyle w:val="Gl"/>
          <w:rFonts w:ascii="Segoe UI" w:hAnsi="Segoe UI" w:cs="Segoe UI"/>
          <w:color w:val="24292E"/>
        </w:rPr>
        <w:t>3.</w:t>
      </w:r>
      <w:r>
        <w:rPr>
          <w:rFonts w:ascii="Segoe UI" w:hAnsi="Segoe UI" w:cs="Segoe UI"/>
          <w:color w:val="24292E"/>
        </w:rPr>
        <w:t> Ortalama hesaplanır: </w:t>
      </w:r>
      <w:r>
        <w:rPr>
          <w:rStyle w:val="Gl"/>
          <w:rFonts w:ascii="Segoe UI" w:hAnsi="Segoe UI" w:cs="Segoe UI"/>
          <w:color w:val="24292E"/>
        </w:rPr>
        <w:t>2268 / 25 = 90</w:t>
      </w:r>
    </w:p>
    <w:p w:rsidR="00404A31" w:rsidRPr="00105554" w:rsidRDefault="00404A31" w:rsidP="0010555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Filtre uygalancak pikselin eski değeri </w:t>
      </w:r>
      <w:r>
        <w:rPr>
          <w:rStyle w:val="Gl"/>
          <w:rFonts w:ascii="Segoe UI" w:hAnsi="Segoe UI" w:cs="Segoe UI"/>
          <w:color w:val="24292E"/>
        </w:rPr>
        <w:t>114</w:t>
      </w:r>
      <w:r>
        <w:rPr>
          <w:rFonts w:ascii="Segoe UI" w:hAnsi="Segoe UI" w:cs="Segoe UI"/>
          <w:color w:val="24292E"/>
        </w:rPr>
        <w:t>, yeni değeri </w:t>
      </w:r>
      <w:r>
        <w:rPr>
          <w:rStyle w:val="Gl"/>
          <w:rFonts w:ascii="Segoe UI" w:hAnsi="Segoe UI" w:cs="Segoe UI"/>
          <w:color w:val="24292E"/>
        </w:rPr>
        <w:t>90</w:t>
      </w:r>
      <w:r>
        <w:rPr>
          <w:rFonts w:ascii="Segoe UI" w:hAnsi="Segoe UI" w:cs="Segoe UI"/>
          <w:color w:val="24292E"/>
        </w:rPr>
        <w:t>’dır. Dolayısıyla sonuç matrisinde </w:t>
      </w:r>
      <w:r>
        <w:rPr>
          <w:rStyle w:val="Gl"/>
          <w:rFonts w:ascii="Segoe UI" w:hAnsi="Segoe UI" w:cs="Segoe UI"/>
          <w:color w:val="24292E"/>
        </w:rPr>
        <w:t>114</w:t>
      </w:r>
      <w:r>
        <w:rPr>
          <w:rFonts w:ascii="Segoe UI" w:hAnsi="Segoe UI" w:cs="Segoe UI"/>
          <w:color w:val="24292E"/>
        </w:rPr>
        <w:t>’ün bulunduğu konuma </w:t>
      </w:r>
      <w:r>
        <w:rPr>
          <w:rStyle w:val="Gl"/>
          <w:rFonts w:ascii="Segoe UI" w:hAnsi="Segoe UI" w:cs="Segoe UI"/>
          <w:color w:val="24292E"/>
        </w:rPr>
        <w:t>90</w:t>
      </w:r>
      <w:r>
        <w:rPr>
          <w:rFonts w:ascii="Segoe UI" w:hAnsi="Segoe UI" w:cs="Segoe UI"/>
          <w:color w:val="24292E"/>
        </w:rPr>
        <w:t> değeri kaydedilecektir. (Ana matris üzerinde değişiklik yapılmıyor.)</w:t>
      </w:r>
    </w:p>
    <w:p w:rsidR="00117271" w:rsidRDefault="00117271">
      <w:pPr>
        <w:rPr>
          <w:sz w:val="24"/>
          <w:szCs w:val="24"/>
        </w:rPr>
      </w:pPr>
      <w:r w:rsidRPr="00117271">
        <w:rPr>
          <w:sz w:val="24"/>
          <w:szCs w:val="24"/>
        </w:rPr>
        <w:t xml:space="preserve">Bu projede </w:t>
      </w:r>
      <w:hyperlink r:id="rId8" w:history="1">
        <w:r w:rsidRPr="00117271">
          <w:rPr>
            <w:rStyle w:val="Kpr"/>
            <w:rFonts w:ascii="Segoe UI" w:hAnsi="Segoe UI" w:cs="Segoe UI"/>
            <w:bCs/>
            <w:color w:val="0366D6"/>
            <w:sz w:val="24"/>
            <w:szCs w:val="24"/>
            <w:shd w:val="clear" w:color="auto" w:fill="FAFBFC"/>
          </w:rPr>
          <w:t>imageprosesi</w:t>
        </w:r>
        <w:r w:rsidRPr="00117271">
          <w:rPr>
            <w:rStyle w:val="Kpr"/>
            <w:rFonts w:ascii="Segoe UI" w:hAnsi="Segoe UI" w:cs="Segoe UI"/>
            <w:bCs/>
            <w:color w:val="0366D6"/>
            <w:sz w:val="24"/>
            <w:szCs w:val="24"/>
            <w:shd w:val="clear" w:color="auto" w:fill="FAFBFC"/>
          </w:rPr>
          <w:t>n</w:t>
        </w:r>
        <w:r w:rsidRPr="00117271">
          <w:rPr>
            <w:rStyle w:val="Kpr"/>
            <w:rFonts w:ascii="Segoe UI" w:hAnsi="Segoe UI" w:cs="Segoe UI"/>
            <w:bCs/>
            <w:color w:val="0366D6"/>
            <w:sz w:val="24"/>
            <w:szCs w:val="24"/>
            <w:shd w:val="clear" w:color="auto" w:fill="FAFBFC"/>
          </w:rPr>
          <w:t>g</w:t>
        </w:r>
      </w:hyperlink>
      <w:r>
        <w:rPr>
          <w:sz w:val="24"/>
          <w:szCs w:val="24"/>
        </w:rPr>
        <w:t xml:space="preserve"> projesinde seri olarak kodladığım görüntü işleme algoritmasını MPI kütüphanesinin noktadan noktaya haberleşme rutinlerini kullanarak paralel programlama yapacağız. Süre ölçümünde filtreleme işleminin yanı sıra, paralel programlamanın doğasından kaynaklanan ekstra işler de (verinin işlemcilere paylaştırılması ve ara sonuçların toplanması sonrasında filtrelenmiş matrisin elde edilmesi) göz önüne alınmıştır.</w:t>
      </w:r>
    </w:p>
    <w:p w:rsidR="00117271" w:rsidRDefault="00117271">
      <w:pPr>
        <w:rPr>
          <w:sz w:val="24"/>
          <w:szCs w:val="24"/>
        </w:rPr>
      </w:pPr>
      <w:r>
        <w:rPr>
          <w:sz w:val="24"/>
          <w:szCs w:val="24"/>
        </w:rPr>
        <w:t>Giriş matrisinin dosyadan okunmasını ve sonrasında ilgili veri yapısına kaydedilmesi, verinin ilgili kısımlarının diğer bilgisayarlara paylaştırılması, işlenen kısmi verilerin bilgisayardan toplanması ve sonuç matrisinin oluşturulması işlemlerinden sadece bir bilgisayarın (master) sorumlu olduğu unutulmaması gerekir.</w:t>
      </w:r>
    </w:p>
    <w:p w:rsidR="00117271" w:rsidRDefault="00452A93">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6.8pt">
            <v:imagedata r:id="rId9" o:title="time"/>
          </v:shape>
        </w:pict>
      </w:r>
    </w:p>
    <w:p w:rsidR="00452A93" w:rsidRDefault="00452A93">
      <w:pPr>
        <w:rPr>
          <w:sz w:val="24"/>
          <w:szCs w:val="24"/>
        </w:rPr>
      </w:pPr>
    </w:p>
    <w:p w:rsidR="00810980" w:rsidRDefault="00810980">
      <w:pPr>
        <w:rPr>
          <w:sz w:val="24"/>
          <w:szCs w:val="24"/>
        </w:rPr>
      </w:pPr>
    </w:p>
    <w:p w:rsidR="00810980" w:rsidRDefault="00452A93">
      <w:pPr>
        <w:rPr>
          <w:sz w:val="24"/>
          <w:szCs w:val="24"/>
        </w:rPr>
      </w:pPr>
      <w:r>
        <w:rPr>
          <w:sz w:val="24"/>
          <w:szCs w:val="24"/>
        </w:rPr>
        <w:pict>
          <v:shape id="_x0000_i1026" type="#_x0000_t75" style="width:453pt;height:58.2pt">
            <v:imagedata r:id="rId10" o:title="speedup"/>
          </v:shape>
        </w:pict>
      </w:r>
    </w:p>
    <w:p w:rsidR="008A0720" w:rsidRDefault="008A0720">
      <w:pPr>
        <w:rPr>
          <w:sz w:val="24"/>
          <w:szCs w:val="24"/>
        </w:rPr>
      </w:pPr>
    </w:p>
    <w:p w:rsidR="00810980" w:rsidRDefault="00810980">
      <w:pPr>
        <w:rPr>
          <w:sz w:val="24"/>
          <w:szCs w:val="24"/>
        </w:rPr>
      </w:pPr>
      <w:r>
        <w:rPr>
          <w:sz w:val="24"/>
          <w:szCs w:val="24"/>
        </w:rPr>
        <w:t>Kümeyi oluşturan sunucuların tek bir sistem gibi çalışması için birbirleriyle çok hızlı haberleşmesine sağlayacak bir ağ alt yapısına sahip olması gerekir. Beowolf kümeleri sıradan bilgisayar ile oluşturulabilir. Benim projemde kullandığım sistem yeterli değil çünkü tabloda çıkan sonuca baktığımızda speedup değerleri 1’den küçük değerler. Sistem yeterli olsaydı Speedup değerlerini 1’den büyük olacaktı ve projemi başarı ile paralelleştirmiş olacaktım.</w:t>
      </w:r>
    </w:p>
    <w:p w:rsidR="008A0720" w:rsidRPr="00404A31" w:rsidRDefault="008A0720">
      <w:pPr>
        <w:rPr>
          <w:rFonts w:eastAsiaTheme="minorEastAsia"/>
          <w:sz w:val="24"/>
          <w:szCs w:val="24"/>
        </w:rPr>
      </w:pPr>
      <m:oMathPara>
        <m:oMath>
          <m:r>
            <w:rPr>
              <w:rFonts w:ascii="Cambria Math" w:hAnsi="Cambria Math"/>
              <w:sz w:val="24"/>
              <w:szCs w:val="24"/>
            </w:rPr>
            <m:t>Speedup</m:t>
          </m:r>
          <m:r>
            <m:rPr>
              <m:sty m:val="p"/>
            </m:rPr>
            <w:rPr>
              <w:rFonts w:ascii="Cambria Math" w:hAnsi="Cambria Math" w:cs="Cambria Math"/>
              <w:sz w:val="24"/>
              <w:szCs w:val="24"/>
            </w:rPr>
            <m:t>=</m:t>
          </m:r>
          <m:f>
            <m:fPr>
              <m:ctrlPr>
                <w:rPr>
                  <w:rFonts w:ascii="Cambria Math" w:hAnsi="Cambria Math"/>
                  <w:sz w:val="24"/>
                  <w:szCs w:val="24"/>
                </w:rPr>
              </m:ctrlPr>
            </m:fPr>
            <m:num>
              <m:r>
                <m:rPr>
                  <m:sty m:val="p"/>
                </m:rPr>
                <w:rPr>
                  <w:rFonts w:ascii="Cambria Math" w:hAnsi="Cambria Math"/>
                  <w:sz w:val="24"/>
                  <w:szCs w:val="24"/>
                </w:rPr>
                <m:t>En iyi algoritmanın çalışma zamanı</m:t>
              </m:r>
              <m:r>
                <m:rPr>
                  <m:sty m:val="p"/>
                </m:rPr>
                <w:rPr>
                  <w:rFonts w:ascii="Cambria Math" w:hAnsi="Cambria Math"/>
                  <w:sz w:val="24"/>
                  <w:szCs w:val="24"/>
                </w:rPr>
                <m:t xml:space="preserve"> </m:t>
              </m:r>
              <m:r>
                <m:rPr>
                  <m:sty m:val="p"/>
                </m:rPr>
                <w:rPr>
                  <w:rFonts w:ascii="Cambria Math" w:hAnsi="Cambria Math"/>
                  <w:sz w:val="24"/>
                  <w:szCs w:val="24"/>
                </w:rPr>
                <m:t>(</m:t>
              </m:r>
              <m:r>
                <m:rPr>
                  <m:sty m:val="p"/>
                </m:rPr>
                <w:rPr>
                  <w:rFonts w:ascii="Cambria Math" w:hAnsi="Cambria Math"/>
                  <w:sz w:val="24"/>
                  <w:szCs w:val="24"/>
                </w:rPr>
                <m:t>s</m:t>
              </m:r>
              <m:r>
                <m:rPr>
                  <m:sty m:val="p"/>
                </m:rPr>
                <w:rPr>
                  <w:rFonts w:ascii="Cambria Math" w:hAnsi="Cambria Math"/>
                  <w:sz w:val="24"/>
                  <w:szCs w:val="24"/>
                </w:rPr>
                <m:t>eride)</m:t>
              </m:r>
            </m:num>
            <m:den>
              <m:r>
                <m:rPr>
                  <m:sty m:val="p"/>
                </m:rPr>
                <w:rPr>
                  <w:rFonts w:ascii="Cambria Math" w:hAnsi="Cambria Math" w:cs="Cambria Math"/>
                  <w:sz w:val="24"/>
                  <w:szCs w:val="24"/>
                </w:rPr>
                <m:t>P tane işlemciye bulduğunuz işletme zamanı</m:t>
              </m:r>
            </m:den>
          </m:f>
          <m:r>
            <w:rPr>
              <w:rFonts w:ascii="Cambria Math" w:hAnsi="Cambria Math"/>
              <w:sz w:val="24"/>
              <w:szCs w:val="24"/>
            </w:rPr>
            <m:t>&gt;1</m:t>
          </m:r>
        </m:oMath>
      </m:oMathPara>
    </w:p>
    <w:p w:rsidR="00404A31" w:rsidRDefault="00404A31">
      <w:pPr>
        <w:rPr>
          <w:rFonts w:eastAsiaTheme="minorEastAsia"/>
          <w:sz w:val="24"/>
          <w:szCs w:val="24"/>
        </w:rPr>
      </w:pPr>
      <w:r>
        <w:rPr>
          <w:noProof/>
          <w:sz w:val="24"/>
          <w:szCs w:val="24"/>
          <w:lang w:eastAsia="tr-TR"/>
        </w:rPr>
        <w:drawing>
          <wp:inline distT="0" distB="0" distL="0" distR="0">
            <wp:extent cx="5753100" cy="3467100"/>
            <wp:effectExtent l="0" t="0" r="0" b="0"/>
            <wp:docPr id="1" name="Resim 1" descr="C:\Users\Halil\AppData\Local\Microsoft\Windows\INetCache\Content.Word\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lil\AppData\Local\Microsoft\Windows\INetCache\Content.Word\Grafi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105554" w:rsidRDefault="00105554">
      <w:pPr>
        <w:rPr>
          <w:rFonts w:eastAsiaTheme="minorEastAsia"/>
          <w:sz w:val="24"/>
          <w:szCs w:val="24"/>
        </w:rPr>
      </w:pPr>
    </w:p>
    <w:p w:rsidR="00105554" w:rsidRDefault="00105554">
      <w:pPr>
        <w:rPr>
          <w:rFonts w:eastAsiaTheme="minorEastAsia"/>
          <w:sz w:val="24"/>
          <w:szCs w:val="24"/>
        </w:rPr>
      </w:pPr>
    </w:p>
    <w:p w:rsidR="00105554" w:rsidRDefault="00105554">
      <w:pPr>
        <w:rPr>
          <w:rFonts w:eastAsiaTheme="minorEastAsia"/>
          <w:sz w:val="24"/>
          <w:szCs w:val="24"/>
        </w:rPr>
      </w:pPr>
    </w:p>
    <w:p w:rsidR="00105554" w:rsidRDefault="00105554">
      <w:pPr>
        <w:rPr>
          <w:rFonts w:eastAsiaTheme="minorEastAsia"/>
          <w:sz w:val="24"/>
          <w:szCs w:val="24"/>
        </w:rPr>
      </w:pPr>
    </w:p>
    <w:p w:rsidR="00105554" w:rsidRDefault="00105554">
      <w:pPr>
        <w:rPr>
          <w:rFonts w:eastAsiaTheme="minorEastAsia"/>
          <w:sz w:val="24"/>
          <w:szCs w:val="24"/>
        </w:rPr>
      </w:pPr>
    </w:p>
    <w:p w:rsidR="00105554" w:rsidRDefault="00105554">
      <w:pPr>
        <w:rPr>
          <w:rFonts w:eastAsiaTheme="minorEastAsia"/>
          <w:sz w:val="24"/>
          <w:szCs w:val="24"/>
        </w:rPr>
      </w:pPr>
    </w:p>
    <w:p w:rsidR="00105554" w:rsidRPr="00105554" w:rsidRDefault="00105554">
      <w:pPr>
        <w:rPr>
          <w:rStyle w:val="Gl"/>
          <w:rFonts w:eastAsiaTheme="minorEastAsia"/>
          <w:b w:val="0"/>
          <w:bCs w:val="0"/>
          <w:sz w:val="24"/>
          <w:szCs w:val="24"/>
        </w:rPr>
      </w:pPr>
    </w:p>
    <w:p w:rsidR="00404A31" w:rsidRPr="00404A31" w:rsidRDefault="00404A31" w:rsidP="00404A31">
      <w:pPr>
        <w:pStyle w:val="ListeParagraf"/>
        <w:numPr>
          <w:ilvl w:val="0"/>
          <w:numId w:val="2"/>
        </w:numPr>
        <w:rPr>
          <w:rStyle w:val="Gl"/>
          <w:rFonts w:cs="Segoe UI"/>
          <w:b w:val="0"/>
          <w:color w:val="24292E"/>
          <w:sz w:val="24"/>
          <w:szCs w:val="24"/>
          <w:shd w:val="clear" w:color="auto" w:fill="FFFFFF"/>
        </w:rPr>
      </w:pPr>
      <w:r w:rsidRPr="00404A31">
        <w:rPr>
          <w:rStyle w:val="Gl"/>
          <w:rFonts w:cs="Segoe UI"/>
          <w:b w:val="0"/>
          <w:color w:val="24292E"/>
          <w:sz w:val="24"/>
          <w:szCs w:val="24"/>
          <w:shd w:val="clear" w:color="auto" w:fill="FFFFFF"/>
        </w:rPr>
        <w:lastRenderedPageBreak/>
        <w:t>GoruntuMatrisi3.txt</w:t>
      </w:r>
      <w:r w:rsidRPr="00404A31">
        <w:rPr>
          <w:rStyle w:val="Gl"/>
          <w:rFonts w:cs="Segoe UI"/>
          <w:b w:val="0"/>
          <w:color w:val="24292E"/>
          <w:sz w:val="24"/>
          <w:szCs w:val="24"/>
          <w:shd w:val="clear" w:color="auto" w:fill="FFFFFF"/>
        </w:rPr>
        <w:t xml:space="preserve"> giriş dosyasının  ilk 10 satırını ve 10 sütünunu içeren bölge çıktısı</w:t>
      </w:r>
    </w:p>
    <w:p w:rsidR="00404A31" w:rsidRDefault="00404A31" w:rsidP="00404A31">
      <w:pPr>
        <w:rPr>
          <w:rStyle w:val="Gl"/>
          <w:rFonts w:cs="Segoe UI"/>
          <w:b w:val="0"/>
          <w:color w:val="24292E"/>
          <w:sz w:val="24"/>
          <w:szCs w:val="24"/>
          <w:shd w:val="clear" w:color="auto" w:fill="FFFFFF"/>
        </w:rPr>
      </w:pPr>
      <w:r>
        <w:rPr>
          <w:noProof/>
          <w:lang w:eastAsia="tr-TR"/>
        </w:rPr>
        <w:drawing>
          <wp:inline distT="0" distB="0" distL="0" distR="0" wp14:anchorId="18798D43" wp14:editId="0A2D0D5F">
            <wp:extent cx="5753100" cy="3273864"/>
            <wp:effectExtent l="0" t="0" r="0" b="317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65" t="26502" r="43398" b="27232"/>
                    <a:stretch/>
                  </pic:blipFill>
                  <pic:spPr bwMode="auto">
                    <a:xfrm>
                      <a:off x="0" y="0"/>
                      <a:ext cx="5790089" cy="3294913"/>
                    </a:xfrm>
                    <a:prstGeom prst="rect">
                      <a:avLst/>
                    </a:prstGeom>
                    <a:ln>
                      <a:noFill/>
                    </a:ln>
                    <a:extLst>
                      <a:ext uri="{53640926-AAD7-44D8-BBD7-CCE9431645EC}">
                        <a14:shadowObscured xmlns:a14="http://schemas.microsoft.com/office/drawing/2010/main"/>
                      </a:ext>
                    </a:extLst>
                  </pic:spPr>
                </pic:pic>
              </a:graphicData>
            </a:graphic>
          </wp:inline>
        </w:drawing>
      </w:r>
    </w:p>
    <w:p w:rsidR="00105554" w:rsidRDefault="00105554" w:rsidP="00404A31">
      <w:pPr>
        <w:rPr>
          <w:rStyle w:val="Gl"/>
          <w:rFonts w:cs="Segoe UI"/>
          <w:b w:val="0"/>
          <w:color w:val="24292E"/>
          <w:sz w:val="24"/>
          <w:szCs w:val="24"/>
          <w:shd w:val="clear" w:color="auto" w:fill="FFFFFF"/>
        </w:rPr>
      </w:pPr>
    </w:p>
    <w:p w:rsidR="00404A31" w:rsidRPr="00404A31" w:rsidRDefault="00404A31" w:rsidP="00404A31">
      <w:pPr>
        <w:pStyle w:val="ListeParagraf"/>
        <w:numPr>
          <w:ilvl w:val="0"/>
          <w:numId w:val="2"/>
        </w:numPr>
        <w:rPr>
          <w:rStyle w:val="Gl"/>
          <w:rFonts w:cs="Segoe UI"/>
          <w:b w:val="0"/>
          <w:color w:val="24292E"/>
          <w:sz w:val="24"/>
          <w:szCs w:val="24"/>
          <w:shd w:val="clear" w:color="auto" w:fill="FFFFFF"/>
        </w:rPr>
      </w:pPr>
      <w:r w:rsidRPr="00404A31">
        <w:rPr>
          <w:rStyle w:val="Gl"/>
          <w:rFonts w:cs="Segoe UI"/>
          <w:b w:val="0"/>
          <w:color w:val="24292E"/>
          <w:sz w:val="24"/>
          <w:szCs w:val="24"/>
          <w:shd w:val="clear" w:color="auto" w:fill="FFFFFF"/>
        </w:rPr>
        <w:t>G</w:t>
      </w:r>
      <w:r w:rsidRPr="00404A31">
        <w:rPr>
          <w:rStyle w:val="Gl"/>
          <w:rFonts w:cs="Segoe UI"/>
          <w:b w:val="0"/>
          <w:color w:val="24292E"/>
          <w:sz w:val="24"/>
          <w:szCs w:val="24"/>
          <w:shd w:val="clear" w:color="auto" w:fill="FFFFFF"/>
        </w:rPr>
        <w:t>oruntuMatrisi3.txt</w:t>
      </w:r>
      <w:r w:rsidRPr="00404A31">
        <w:rPr>
          <w:rStyle w:val="Gl"/>
          <w:rFonts w:cs="Segoe UI"/>
          <w:b w:val="0"/>
          <w:color w:val="24292E"/>
          <w:sz w:val="24"/>
          <w:szCs w:val="24"/>
          <w:shd w:val="clear" w:color="auto" w:fill="FFFFFF"/>
        </w:rPr>
        <w:t xml:space="preserve"> giriş dosyasının filtrelenmiş değerlerini içeren çıkış dosyasının ilk 10 satırını ve 10 sütununu içeren bölgenin çıktısı</w:t>
      </w:r>
    </w:p>
    <w:p w:rsidR="00404A31" w:rsidRDefault="00404A31" w:rsidP="00404A31">
      <w:pPr>
        <w:rPr>
          <w:rStyle w:val="Gl"/>
          <w:rFonts w:cs="Segoe UI"/>
          <w:b w:val="0"/>
          <w:color w:val="24292E"/>
          <w:sz w:val="24"/>
          <w:szCs w:val="24"/>
          <w:shd w:val="clear" w:color="auto" w:fill="FFFFFF"/>
        </w:rPr>
      </w:pPr>
    </w:p>
    <w:p w:rsidR="00810980" w:rsidRPr="00105554" w:rsidRDefault="00404A31">
      <w:pPr>
        <w:rPr>
          <w:rFonts w:cs="Segoe UI"/>
          <w:bCs/>
          <w:color w:val="24292E"/>
          <w:sz w:val="24"/>
          <w:szCs w:val="24"/>
          <w:shd w:val="clear" w:color="auto" w:fill="FFFFFF"/>
        </w:rPr>
      </w:pPr>
      <w:r>
        <w:rPr>
          <w:noProof/>
          <w:lang w:eastAsia="tr-TR"/>
        </w:rPr>
        <w:drawing>
          <wp:inline distT="0" distB="0" distL="0" distR="0" wp14:anchorId="44DEA2DD" wp14:editId="2C1AE023">
            <wp:extent cx="5753100" cy="3273864"/>
            <wp:effectExtent l="0" t="0" r="0" b="317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758" t="26951" r="6507" b="26783"/>
                    <a:stretch/>
                  </pic:blipFill>
                  <pic:spPr bwMode="auto">
                    <a:xfrm>
                      <a:off x="0" y="0"/>
                      <a:ext cx="5766288" cy="3281369"/>
                    </a:xfrm>
                    <a:prstGeom prst="rect">
                      <a:avLst/>
                    </a:prstGeom>
                    <a:ln>
                      <a:noFill/>
                    </a:ln>
                    <a:extLst>
                      <a:ext uri="{53640926-AAD7-44D8-BBD7-CCE9431645EC}">
                        <a14:shadowObscured xmlns:a14="http://schemas.microsoft.com/office/drawing/2010/main"/>
                      </a:ext>
                    </a:extLst>
                  </pic:spPr>
                </pic:pic>
              </a:graphicData>
            </a:graphic>
          </wp:inline>
        </w:drawing>
      </w:r>
    </w:p>
    <w:p w:rsidR="00105554" w:rsidRDefault="00105554" w:rsidP="00404A3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tr-TR"/>
        </w:rPr>
      </w:pPr>
    </w:p>
    <w:p w:rsidR="00404A31" w:rsidRPr="00404A31" w:rsidRDefault="00404A31" w:rsidP="00404A3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tr-TR"/>
        </w:rPr>
      </w:pPr>
      <w:r w:rsidRPr="00404A31">
        <w:rPr>
          <w:rFonts w:ascii="Segoe UI" w:eastAsia="Times New Roman" w:hAnsi="Segoe UI" w:cs="Segoe UI"/>
          <w:b/>
          <w:bCs/>
          <w:color w:val="24292E"/>
          <w:sz w:val="36"/>
          <w:szCs w:val="36"/>
          <w:lang w:eastAsia="tr-TR"/>
        </w:rPr>
        <w:lastRenderedPageBreak/>
        <w:t>Örnek Çıktı</w:t>
      </w:r>
    </w:p>
    <w:p w:rsidR="00404A31" w:rsidRDefault="00404A31" w:rsidP="00404A31">
      <w:pPr>
        <w:pStyle w:val="Balk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İlk hali: Goruntu3.jpg</w:t>
      </w:r>
    </w:p>
    <w:p w:rsidR="00105554" w:rsidRDefault="00105554" w:rsidP="00105554">
      <w:r w:rsidRPr="00E7697C">
        <w:rPr>
          <w:b/>
          <w:noProof/>
          <w:lang w:eastAsia="tr-TR"/>
        </w:rPr>
        <w:drawing>
          <wp:inline distT="0" distB="0" distL="0" distR="0" wp14:anchorId="61407B2A" wp14:editId="01C1EC01">
            <wp:extent cx="5760720" cy="3240026"/>
            <wp:effectExtent l="0" t="0" r="0" b="0"/>
            <wp:docPr id="17" name="Resim 17" descr="C:\Users\Halil\Desktop\Goruntu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il\Desktop\Goruntu3.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40026"/>
                    </a:xfrm>
                    <a:prstGeom prst="rect">
                      <a:avLst/>
                    </a:prstGeom>
                    <a:noFill/>
                    <a:ln>
                      <a:noFill/>
                    </a:ln>
                  </pic:spPr>
                </pic:pic>
              </a:graphicData>
            </a:graphic>
          </wp:inline>
        </w:drawing>
      </w:r>
    </w:p>
    <w:p w:rsidR="00105554" w:rsidRDefault="00105554" w:rsidP="00105554">
      <w:pPr>
        <w:pStyle w:val="Balk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Filtre uygulanmış hali: GoruntuMatrisi3_filtered.jpg</w:t>
      </w:r>
    </w:p>
    <w:p w:rsidR="00105554" w:rsidRDefault="00105554" w:rsidP="00105554"/>
    <w:p w:rsidR="00810980" w:rsidRPr="00105554" w:rsidRDefault="00105554">
      <w:r w:rsidRPr="00E7697C">
        <w:rPr>
          <w:b/>
          <w:noProof/>
          <w:lang w:eastAsia="tr-TR"/>
        </w:rPr>
        <w:drawing>
          <wp:inline distT="0" distB="0" distL="0" distR="0" wp14:anchorId="0CBCF29F" wp14:editId="47B46B8B">
            <wp:extent cx="5760720" cy="3243665"/>
            <wp:effectExtent l="0" t="0" r="0" b="0"/>
            <wp:docPr id="18" name="Resim 18" descr="C:\Users\Halil\Desktop\GoruntuMatrisi3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lil\Desktop\GoruntuMatrisi3_filtere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3665"/>
                    </a:xfrm>
                    <a:prstGeom prst="rect">
                      <a:avLst/>
                    </a:prstGeom>
                    <a:noFill/>
                    <a:ln>
                      <a:noFill/>
                    </a:ln>
                  </pic:spPr>
                </pic:pic>
              </a:graphicData>
            </a:graphic>
          </wp:inline>
        </w:drawing>
      </w:r>
    </w:p>
    <w:p w:rsidR="00404A31" w:rsidRPr="00117271" w:rsidRDefault="00404A31">
      <w:pPr>
        <w:rPr>
          <w:sz w:val="24"/>
          <w:szCs w:val="24"/>
        </w:rPr>
      </w:pPr>
      <w:bookmarkStart w:id="1" w:name="_GoBack"/>
      <w:bookmarkEnd w:id="1"/>
    </w:p>
    <w:sectPr w:rsidR="00404A31" w:rsidRPr="001172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ourier New">
    <w:panose1 w:val="02070309020205020404"/>
    <w:charset w:val="A2"/>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95FE9"/>
    <w:multiLevelType w:val="hybridMultilevel"/>
    <w:tmpl w:val="0DE8F97C"/>
    <w:lvl w:ilvl="0" w:tplc="04B0266A">
      <w:start w:val="8"/>
      <w:numFmt w:val="bullet"/>
      <w:lvlText w:val="-"/>
      <w:lvlJc w:val="left"/>
      <w:pPr>
        <w:ind w:left="720" w:hanging="360"/>
      </w:pPr>
      <w:rPr>
        <w:rFonts w:ascii="Calibri" w:eastAsiaTheme="minorHAnsi" w:hAnsi="Calibri" w:cs="Segoe U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9B11187"/>
    <w:multiLevelType w:val="hybridMultilevel"/>
    <w:tmpl w:val="896C734C"/>
    <w:lvl w:ilvl="0" w:tplc="6B0AC8F8">
      <w:start w:val="8"/>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C4F"/>
    <w:rsid w:val="00105554"/>
    <w:rsid w:val="00117271"/>
    <w:rsid w:val="00404A31"/>
    <w:rsid w:val="00452A93"/>
    <w:rsid w:val="006F2C4F"/>
    <w:rsid w:val="00810980"/>
    <w:rsid w:val="008A0720"/>
    <w:rsid w:val="00992A5A"/>
    <w:rsid w:val="00E2243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EF6D1"/>
  <w15:chartTrackingRefBased/>
  <w15:docId w15:val="{9E978559-B9E2-47D8-9862-044880AB1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404A31"/>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404A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117271"/>
    <w:rPr>
      <w:color w:val="0000FF"/>
      <w:u w:val="single"/>
    </w:rPr>
  </w:style>
  <w:style w:type="character" w:styleId="zlenenKpr">
    <w:name w:val="FollowedHyperlink"/>
    <w:basedOn w:val="VarsaylanParagrafYazTipi"/>
    <w:uiPriority w:val="99"/>
    <w:semiHidden/>
    <w:unhideWhenUsed/>
    <w:rsid w:val="00117271"/>
    <w:rPr>
      <w:color w:val="954F72" w:themeColor="followedHyperlink"/>
      <w:u w:val="single"/>
    </w:rPr>
  </w:style>
  <w:style w:type="character" w:styleId="YerTutucuMetni">
    <w:name w:val="Placeholder Text"/>
    <w:basedOn w:val="VarsaylanParagrafYazTipi"/>
    <w:uiPriority w:val="99"/>
    <w:semiHidden/>
    <w:rsid w:val="008A0720"/>
    <w:rPr>
      <w:color w:val="808080"/>
    </w:rPr>
  </w:style>
  <w:style w:type="paragraph" w:styleId="ListeParagraf">
    <w:name w:val="List Paragraph"/>
    <w:basedOn w:val="Normal"/>
    <w:uiPriority w:val="34"/>
    <w:qFormat/>
    <w:rsid w:val="00810980"/>
    <w:pPr>
      <w:ind w:left="720"/>
      <w:contextualSpacing/>
    </w:pPr>
  </w:style>
  <w:style w:type="character" w:styleId="Gl">
    <w:name w:val="Strong"/>
    <w:basedOn w:val="VarsaylanParagrafYazTipi"/>
    <w:uiPriority w:val="22"/>
    <w:qFormat/>
    <w:rsid w:val="00404A31"/>
    <w:rPr>
      <w:b/>
      <w:bCs/>
    </w:rPr>
  </w:style>
  <w:style w:type="character" w:customStyle="1" w:styleId="Balk2Char">
    <w:name w:val="Başlık 2 Char"/>
    <w:basedOn w:val="VarsaylanParagrafYazTipi"/>
    <w:link w:val="Balk2"/>
    <w:uiPriority w:val="9"/>
    <w:rsid w:val="00404A31"/>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404A31"/>
    <w:rPr>
      <w:rFonts w:asciiTheme="majorHAnsi" w:eastAsiaTheme="majorEastAsia" w:hAnsiTheme="majorHAnsi" w:cstheme="majorBidi"/>
      <w:color w:val="1F4D78" w:themeColor="accent1" w:themeShade="7F"/>
      <w:sz w:val="24"/>
      <w:szCs w:val="24"/>
    </w:rPr>
  </w:style>
  <w:style w:type="character" w:styleId="Vurgu">
    <w:name w:val="Emphasis"/>
    <w:basedOn w:val="VarsaylanParagrafYazTipi"/>
    <w:uiPriority w:val="20"/>
    <w:qFormat/>
    <w:rsid w:val="00404A31"/>
    <w:rPr>
      <w:i/>
      <w:iCs/>
    </w:rPr>
  </w:style>
  <w:style w:type="paragraph" w:styleId="NormalWeb">
    <w:name w:val="Normal (Web)"/>
    <w:basedOn w:val="Normal"/>
    <w:uiPriority w:val="99"/>
    <w:unhideWhenUsed/>
    <w:rsid w:val="00404A31"/>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510163">
      <w:bodyDiv w:val="1"/>
      <w:marLeft w:val="0"/>
      <w:marRight w:val="0"/>
      <w:marTop w:val="0"/>
      <w:marBottom w:val="0"/>
      <w:divBdr>
        <w:top w:val="none" w:sz="0" w:space="0" w:color="auto"/>
        <w:left w:val="none" w:sz="0" w:space="0" w:color="auto"/>
        <w:bottom w:val="none" w:sz="0" w:space="0" w:color="auto"/>
        <w:right w:val="none" w:sz="0" w:space="0" w:color="auto"/>
      </w:divBdr>
    </w:div>
    <w:div w:id="640382549">
      <w:bodyDiv w:val="1"/>
      <w:marLeft w:val="0"/>
      <w:marRight w:val="0"/>
      <w:marTop w:val="0"/>
      <w:marBottom w:val="0"/>
      <w:divBdr>
        <w:top w:val="none" w:sz="0" w:space="0" w:color="auto"/>
        <w:left w:val="none" w:sz="0" w:space="0" w:color="auto"/>
        <w:bottom w:val="none" w:sz="0" w:space="0" w:color="auto"/>
        <w:right w:val="none" w:sz="0" w:space="0" w:color="auto"/>
      </w:divBdr>
    </w:div>
    <w:div w:id="805706631">
      <w:bodyDiv w:val="1"/>
      <w:marLeft w:val="0"/>
      <w:marRight w:val="0"/>
      <w:marTop w:val="0"/>
      <w:marBottom w:val="0"/>
      <w:divBdr>
        <w:top w:val="none" w:sz="0" w:space="0" w:color="auto"/>
        <w:left w:val="none" w:sz="0" w:space="0" w:color="auto"/>
        <w:bottom w:val="none" w:sz="0" w:space="0" w:color="auto"/>
        <w:right w:val="none" w:sz="0" w:space="0" w:color="auto"/>
      </w:divBdr>
      <w:divsChild>
        <w:div w:id="1098671229">
          <w:marLeft w:val="0"/>
          <w:marRight w:val="0"/>
          <w:marTop w:val="0"/>
          <w:marBottom w:val="0"/>
          <w:divBdr>
            <w:top w:val="none" w:sz="0" w:space="0" w:color="auto"/>
            <w:left w:val="none" w:sz="0" w:space="0" w:color="auto"/>
            <w:bottom w:val="none" w:sz="0" w:space="0" w:color="auto"/>
            <w:right w:val="none" w:sz="0" w:space="0" w:color="auto"/>
          </w:divBdr>
          <w:divsChild>
            <w:div w:id="178659599">
              <w:marLeft w:val="0"/>
              <w:marRight w:val="0"/>
              <w:marTop w:val="0"/>
              <w:marBottom w:val="0"/>
              <w:divBdr>
                <w:top w:val="none" w:sz="0" w:space="0" w:color="auto"/>
                <w:left w:val="none" w:sz="0" w:space="0" w:color="auto"/>
                <w:bottom w:val="none" w:sz="0" w:space="0" w:color="auto"/>
                <w:right w:val="none" w:sz="0" w:space="0" w:color="auto"/>
              </w:divBdr>
              <w:divsChild>
                <w:div w:id="460079402">
                  <w:marLeft w:val="-240"/>
                  <w:marRight w:val="-240"/>
                  <w:marTop w:val="0"/>
                  <w:marBottom w:val="0"/>
                  <w:divBdr>
                    <w:top w:val="none" w:sz="0" w:space="0" w:color="auto"/>
                    <w:left w:val="none" w:sz="0" w:space="0" w:color="auto"/>
                    <w:bottom w:val="none" w:sz="0" w:space="0" w:color="auto"/>
                    <w:right w:val="none" w:sz="0" w:space="0" w:color="auto"/>
                  </w:divBdr>
                  <w:divsChild>
                    <w:div w:id="547767451">
                      <w:marLeft w:val="0"/>
                      <w:marRight w:val="0"/>
                      <w:marTop w:val="0"/>
                      <w:marBottom w:val="0"/>
                      <w:divBdr>
                        <w:top w:val="none" w:sz="0" w:space="0" w:color="auto"/>
                        <w:left w:val="none" w:sz="0" w:space="0" w:color="auto"/>
                        <w:bottom w:val="none" w:sz="0" w:space="0" w:color="auto"/>
                        <w:right w:val="none" w:sz="0" w:space="0" w:color="auto"/>
                      </w:divBdr>
                      <w:divsChild>
                        <w:div w:id="1540818019">
                          <w:marLeft w:val="0"/>
                          <w:marRight w:val="0"/>
                          <w:marTop w:val="0"/>
                          <w:marBottom w:val="0"/>
                          <w:divBdr>
                            <w:top w:val="none" w:sz="0" w:space="0" w:color="auto"/>
                            <w:left w:val="none" w:sz="0" w:space="0" w:color="auto"/>
                            <w:bottom w:val="none" w:sz="0" w:space="0" w:color="auto"/>
                            <w:right w:val="none" w:sz="0" w:space="0" w:color="auto"/>
                          </w:divBdr>
                        </w:div>
                        <w:div w:id="1150635534">
                          <w:marLeft w:val="0"/>
                          <w:marRight w:val="0"/>
                          <w:marTop w:val="0"/>
                          <w:marBottom w:val="0"/>
                          <w:divBdr>
                            <w:top w:val="none" w:sz="0" w:space="0" w:color="auto"/>
                            <w:left w:val="none" w:sz="0" w:space="0" w:color="auto"/>
                            <w:bottom w:val="none" w:sz="0" w:space="0" w:color="auto"/>
                            <w:right w:val="none" w:sz="0" w:space="0" w:color="auto"/>
                          </w:divBdr>
                          <w:divsChild>
                            <w:div w:id="1210724334">
                              <w:marLeft w:val="165"/>
                              <w:marRight w:val="165"/>
                              <w:marTop w:val="0"/>
                              <w:marBottom w:val="0"/>
                              <w:divBdr>
                                <w:top w:val="none" w:sz="0" w:space="0" w:color="auto"/>
                                <w:left w:val="none" w:sz="0" w:space="0" w:color="auto"/>
                                <w:bottom w:val="none" w:sz="0" w:space="0" w:color="auto"/>
                                <w:right w:val="none" w:sz="0" w:space="0" w:color="auto"/>
                              </w:divBdr>
                              <w:divsChild>
                                <w:div w:id="262616133">
                                  <w:marLeft w:val="0"/>
                                  <w:marRight w:val="0"/>
                                  <w:marTop w:val="0"/>
                                  <w:marBottom w:val="0"/>
                                  <w:divBdr>
                                    <w:top w:val="none" w:sz="0" w:space="0" w:color="auto"/>
                                    <w:left w:val="none" w:sz="0" w:space="0" w:color="auto"/>
                                    <w:bottom w:val="none" w:sz="0" w:space="0" w:color="auto"/>
                                    <w:right w:val="none" w:sz="0" w:space="0" w:color="auto"/>
                                  </w:divBdr>
                                  <w:divsChild>
                                    <w:div w:id="11140601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1354354">
      <w:bodyDiv w:val="1"/>
      <w:marLeft w:val="0"/>
      <w:marRight w:val="0"/>
      <w:marTop w:val="0"/>
      <w:marBottom w:val="0"/>
      <w:divBdr>
        <w:top w:val="none" w:sz="0" w:space="0" w:color="auto"/>
        <w:left w:val="none" w:sz="0" w:space="0" w:color="auto"/>
        <w:bottom w:val="none" w:sz="0" w:space="0" w:color="auto"/>
        <w:right w:val="none" w:sz="0" w:space="0" w:color="auto"/>
      </w:divBdr>
    </w:div>
    <w:div w:id="1306659389">
      <w:bodyDiv w:val="1"/>
      <w:marLeft w:val="0"/>
      <w:marRight w:val="0"/>
      <w:marTop w:val="0"/>
      <w:marBottom w:val="0"/>
      <w:divBdr>
        <w:top w:val="none" w:sz="0" w:space="0" w:color="auto"/>
        <w:left w:val="none" w:sz="0" w:space="0" w:color="auto"/>
        <w:bottom w:val="none" w:sz="0" w:space="0" w:color="auto"/>
        <w:right w:val="none" w:sz="0" w:space="0" w:color="auto"/>
      </w:divBdr>
    </w:div>
    <w:div w:id="1311593858">
      <w:bodyDiv w:val="1"/>
      <w:marLeft w:val="0"/>
      <w:marRight w:val="0"/>
      <w:marTop w:val="0"/>
      <w:marBottom w:val="0"/>
      <w:divBdr>
        <w:top w:val="none" w:sz="0" w:space="0" w:color="auto"/>
        <w:left w:val="none" w:sz="0" w:space="0" w:color="auto"/>
        <w:bottom w:val="none" w:sz="0" w:space="0" w:color="auto"/>
        <w:right w:val="none" w:sz="0" w:space="0" w:color="auto"/>
      </w:divBdr>
    </w:div>
    <w:div w:id="148323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lildurmuss/imageprosesing"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F6A5B-2E89-41B9-95A5-F423AC617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658</Words>
  <Characters>3757</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Halil</dc:creator>
  <cp:keywords/>
  <dc:description/>
  <cp:lastModifiedBy>Halil</cp:lastModifiedBy>
  <cp:revision>2</cp:revision>
  <dcterms:created xsi:type="dcterms:W3CDTF">2020-07-16T20:09:00Z</dcterms:created>
  <dcterms:modified xsi:type="dcterms:W3CDTF">2020-07-16T22:39:00Z</dcterms:modified>
</cp:coreProperties>
</file>